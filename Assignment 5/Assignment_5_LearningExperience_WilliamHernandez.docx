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9248F" w14:textId="6843FD38" w:rsidR="00D13FF3" w:rsidRDefault="00D96639" w:rsidP="00D96639">
      <w:pPr>
        <w:jc w:val="center"/>
        <w:rPr>
          <w:sz w:val="40"/>
          <w:szCs w:val="40"/>
        </w:rPr>
      </w:pPr>
      <w:r>
        <w:rPr>
          <w:sz w:val="40"/>
          <w:szCs w:val="40"/>
        </w:rPr>
        <w:t>Assignment 5: Morse Code</w:t>
      </w:r>
    </w:p>
    <w:p w14:paraId="6B9A22B3" w14:textId="7B57BAC4" w:rsidR="00D96639" w:rsidRDefault="00D96639" w:rsidP="00D9663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In this project, I learned to construct a tree and </w:t>
      </w:r>
      <w:r w:rsidR="00247B85">
        <w:rPr>
          <w:sz w:val="24"/>
          <w:szCs w:val="24"/>
        </w:rPr>
        <w:t>use</w:t>
      </w:r>
      <w:r>
        <w:rPr>
          <w:sz w:val="24"/>
          <w:szCs w:val="24"/>
        </w:rPr>
        <w:t xml:space="preserve"> recursion to find/place a node from a code string. </w:t>
      </w:r>
      <w:r w:rsidR="00D12DC8">
        <w:rPr>
          <w:sz w:val="24"/>
          <w:szCs w:val="24"/>
        </w:rPr>
        <w:t xml:space="preserve">This is what I struggled a lot with during this project since </w:t>
      </w:r>
      <w:r w:rsidR="00247B85">
        <w:rPr>
          <w:sz w:val="24"/>
          <w:szCs w:val="24"/>
        </w:rPr>
        <w:t>it’s</w:t>
      </w:r>
      <w:r w:rsidR="00D12DC8">
        <w:rPr>
          <w:sz w:val="24"/>
          <w:szCs w:val="24"/>
        </w:rPr>
        <w:t xml:space="preserve"> hard for me to understand recursion. I spent a lot of </w:t>
      </w:r>
      <w:r w:rsidR="00247B85">
        <w:rPr>
          <w:sz w:val="24"/>
          <w:szCs w:val="24"/>
        </w:rPr>
        <w:t>time</w:t>
      </w:r>
      <w:r w:rsidR="00D12DC8">
        <w:rPr>
          <w:sz w:val="24"/>
          <w:szCs w:val="24"/>
        </w:rPr>
        <w:t xml:space="preserve"> looking at different recursive methods and looking at the </w:t>
      </w:r>
      <w:r w:rsidR="00247B85">
        <w:rPr>
          <w:sz w:val="24"/>
          <w:szCs w:val="24"/>
        </w:rPr>
        <w:t>PowerPoints</w:t>
      </w:r>
      <w:r w:rsidR="00D12DC8">
        <w:rPr>
          <w:sz w:val="24"/>
          <w:szCs w:val="24"/>
        </w:rPr>
        <w:t xml:space="preserve">. </w:t>
      </w:r>
    </w:p>
    <w:p w14:paraId="551C6E50" w14:textId="7471408B" w:rsidR="00D12DC8" w:rsidRDefault="00D12DC8" w:rsidP="00D9663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Also learning how morse code works with ‘.’ and ‘-’ helped me understand better how this would work recursively. By going </w:t>
      </w:r>
      <w:r w:rsidR="00247B85">
        <w:rPr>
          <w:sz w:val="24"/>
          <w:szCs w:val="24"/>
        </w:rPr>
        <w:t>though,</w:t>
      </w:r>
      <w:r>
        <w:rPr>
          <w:sz w:val="24"/>
          <w:szCs w:val="24"/>
        </w:rPr>
        <w:t xml:space="preserve"> a piece of code like “….” Will go left, left, left, left in the tree and that’s the letter</w:t>
      </w:r>
      <w:r w:rsidR="00247B85">
        <w:rPr>
          <w:sz w:val="24"/>
          <w:szCs w:val="24"/>
        </w:rPr>
        <w:t xml:space="preserve"> h.</w:t>
      </w:r>
    </w:p>
    <w:p w14:paraId="40C888D6" w14:textId="05EAD1E3" w:rsidR="00D12DC8" w:rsidRDefault="00D12DC8" w:rsidP="00D96639">
      <w:pPr>
        <w:jc w:val="center"/>
        <w:rPr>
          <w:ins w:id="0" w:author="William Hernandez" w:date="2024-04-10T22:29:00Z" w16du:dateUtc="2024-04-11T02:29:00Z"/>
          <w:sz w:val="24"/>
          <w:szCs w:val="24"/>
        </w:rPr>
      </w:pPr>
      <w:r>
        <w:rPr>
          <w:sz w:val="24"/>
          <w:szCs w:val="24"/>
        </w:rPr>
        <w:t xml:space="preserve">On the next project I will </w:t>
      </w:r>
      <w:r w:rsidR="00247B85">
        <w:rPr>
          <w:sz w:val="24"/>
          <w:szCs w:val="24"/>
        </w:rPr>
        <w:t>investigate</w:t>
      </w:r>
      <w:r>
        <w:rPr>
          <w:sz w:val="24"/>
          <w:szCs w:val="24"/>
        </w:rPr>
        <w:t xml:space="preserve"> what the </w:t>
      </w:r>
      <w:proofErr w:type="gramStart"/>
      <w:r>
        <w:rPr>
          <w:sz w:val="24"/>
          <w:szCs w:val="24"/>
        </w:rPr>
        <w:t>main focus</w:t>
      </w:r>
      <w:proofErr w:type="gramEnd"/>
      <w:r>
        <w:rPr>
          <w:sz w:val="24"/>
          <w:szCs w:val="24"/>
        </w:rPr>
        <w:t xml:space="preserve"> of the project is. This project was based around recursion to build/traverse a tree so I will </w:t>
      </w:r>
      <w:proofErr w:type="gramStart"/>
      <w:r>
        <w:rPr>
          <w:sz w:val="24"/>
          <w:szCs w:val="24"/>
        </w:rPr>
        <w:t>look into</w:t>
      </w:r>
      <w:proofErr w:type="gramEnd"/>
      <w:r>
        <w:rPr>
          <w:sz w:val="24"/>
          <w:szCs w:val="24"/>
        </w:rPr>
        <w:t xml:space="preserve"> </w:t>
      </w:r>
      <w:r w:rsidR="00247B85">
        <w:rPr>
          <w:sz w:val="24"/>
          <w:szCs w:val="24"/>
        </w:rPr>
        <w:t>the main focus of the next project.</w:t>
      </w:r>
    </w:p>
    <w:p w14:paraId="734B76FD" w14:textId="0C3E8C42" w:rsidR="00D12DC8" w:rsidRPr="00D96639" w:rsidRDefault="00D12DC8" w:rsidP="00D12DC8">
      <w:pPr>
        <w:rPr>
          <w:sz w:val="24"/>
          <w:szCs w:val="24"/>
        </w:rPr>
        <w:pPrChange w:id="1" w:author="William Hernandez" w:date="2024-04-10T22:29:00Z" w16du:dateUtc="2024-04-11T02:29:00Z">
          <w:pPr>
            <w:jc w:val="center"/>
          </w:pPr>
        </w:pPrChange>
      </w:pPr>
    </w:p>
    <w:sectPr w:rsidR="00D12DC8" w:rsidRPr="00D96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William Hernandez">
    <w15:presenceInfo w15:providerId="Windows Live" w15:userId="049fcaf880ccb5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39"/>
    <w:rsid w:val="00247B85"/>
    <w:rsid w:val="005256D1"/>
    <w:rsid w:val="005B24EE"/>
    <w:rsid w:val="00710506"/>
    <w:rsid w:val="00A21206"/>
    <w:rsid w:val="00AB0E25"/>
    <w:rsid w:val="00AB1D5C"/>
    <w:rsid w:val="00C001BF"/>
    <w:rsid w:val="00D12DC8"/>
    <w:rsid w:val="00D13FF3"/>
    <w:rsid w:val="00D9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47DC"/>
  <w15:chartTrackingRefBased/>
  <w15:docId w15:val="{FC79E368-A5FB-446B-A504-66548E0F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3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12D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Hernandez</dc:creator>
  <cp:keywords/>
  <dc:description/>
  <cp:lastModifiedBy>William Hernandez</cp:lastModifiedBy>
  <cp:revision>1</cp:revision>
  <dcterms:created xsi:type="dcterms:W3CDTF">2024-04-11T02:15:00Z</dcterms:created>
  <dcterms:modified xsi:type="dcterms:W3CDTF">2024-04-11T02:39:00Z</dcterms:modified>
</cp:coreProperties>
</file>